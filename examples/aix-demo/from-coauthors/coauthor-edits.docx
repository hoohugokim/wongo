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
          <w:sz w:val="28"/>
        </w:rPr>
        <w:t xml:space="preserve">Accelerated Extracellular Electron Transfer in Geobacter sulfurreducens Biofilms via Surface-Modified Conductive Substrates</w:t>
      </w:r>
    </w:p>
    <w:p>
      <w:pPr>
        <w:pStyle w:val="Author"/>
      </w:pPr>
    </w:p>
    <w:p>
      <w:pPr>
        <w:pStyle w:val="Author"/>
        <w:jc w:val="center"/>
      </w:pPr>
      <w:r>
        <w:t>Hoo Hugo Kim</w:t>
      </w:r>
      <w:r>
        <w:t xml:space="preserve"> </w:t>
      </w:r>
      <w:r>
        <w:rPr>
          <w:vertAlign w:val="superscript"/>
        </w:rPr>
        <w:t>a</w:t>
      </w:r>
      <w:r>
        <w:t xml:space="preserve">, </w:t>
      </w:r>
      <w:r>
        <w:t>Alice M. Smith</w:t>
      </w:r>
      <w:r>
        <w:t xml:space="preserve"> </w:t>
      </w:r>
      <w:r>
        <w:rPr>
          <w:vertAlign w:val="superscript"/>
        </w:rPr>
        <w:t>b</w:t>
      </w:r>
      <w:r>
        <w:t xml:space="preserve">, </w:t>
      </w:r>
      <w:r>
        <w:t>Min-Soo Park</w:t>
      </w:r>
      <w:r>
        <w:t xml:space="preserve"> </w:t>
      </w:r>
      <w:r>
        <w:rPr>
          <w:vertAlign w:val="superscript"/>
        </w:rPr>
        <w:t>c</w:t>
      </w:r>
    </w:p>
    <w:p>
      <w:pPr>
        <w:pStyle w:val="Author"/>
        <w:jc w:val="center"/>
      </w:pPr>
      <w:r>
        <w:rPr>
          <w:vertAlign w:val="superscript"/>
        </w:rPr>
        <w:t>a</w:t>
      </w:r>
      <w:r>
        <w:t xml:space="preserve"> Center for Water Cycle Research, Korea Institute of Science and Technology, Republic of Korea</w:t>
      </w:r>
    </w:p>
    <w:p>
      <w:pPr>
        <w:pStyle w:val="Author"/>
        <w:jc w:val="center"/>
      </w:pPr>
      <w:r>
        <w:rPr>
          <w:vertAlign w:val="superscript"/>
        </w:rPr>
        <w:t>b</w:t>
      </w:r>
      <w:r>
        <w:t xml:space="preserve"> Department of Civil and Environmental Engineering, Stanford University, USA</w:t>
      </w:r>
    </w:p>
    <w:p>
      <w:pPr>
        <w:pStyle w:val="Author"/>
        <w:jc w:val="center"/>
      </w:pPr>
      <w:r>
        <w:rPr>
          <w:vertAlign w:val="superscript"/>
        </w:rPr>
        <w:t>c</w:t>
      </w:r>
      <w:r>
        <w:t xml:space="preserve"> Center for Clean Energy, Korea Institute of Science and Technology, Republic of Korea</w:t>
      </w:r>
    </w:p>
    <w:p>
      <w:pPr>
        <w:pStyle w:val="Author"/>
      </w:pPr>
    </w:p>
    <w:p>
      <w:pPr>
        <w:pStyle w:val="AbstractTitle"/>
        <w:jc w:val="left"/>
      </w:pPr>
      <w:r>
        <w:rPr>
          <w:b/>
          <w:sz w:val="24"/>
        </w:rPr>
        <w:t xml:space="preserve">Abstract</w:t>
      </w:r>
    </w:p>
    <w:p>
      <w:pPr>
        <w:pStyle w:val="Abstract"/>
      </w:pPr>
      <w:r>
        <w:t xml:space="preserve">Extracellular electron transfer (EET) governs the metabolic efficiency and power generation capability of electroactive microorganisms in bioelectrochemical systems.</w:t>
      </w:r>
      <w:r>
        <w:t xml:space="preserve"> </w:t>
      </w:r>
      <w:r>
        <w:t xml:space="preserve">Here, we demonstrate that surface functionalization of carbon cloth anodes with hydrophilic amine groups accelerates colonization and interfacial charge transfer of Geobacter sulfurreducens biofilms.</w:t>
      </w:r>
      <w:r>
        <w:t xml:space="preserve"> </w:t>
      </w:r>
      <w:r>
        <w:t xml:space="preserve">Under continuous flow conditions, modified anodes achieved a maximum current density of 12.4 A/m², representing a 2.4-fold enhancement over unmodified controls.</w:t>
      </w:r>
      <w:r>
        <w:t xml:space="preserve"> </w:t>
      </w:r>
      <w:r>
        <w:t xml:space="preserve">Electrochemical impedance spectroscopy revealed a 68% decrease in charge-transfer resistance across the biofilm-electrode interface.</w:t>
      </w:r>
      <w:r>
        <w:t xml:space="preserve"> </w:t>
      </w:r>
      <w:r>
        <w:t xml:space="preserve">Chronoamperometric analysis and cyclic voltammetry confirmed that accelerated electron transport is driven by enhanced multi-heme cytochrome c alignment adjacent to the electrode surface.</w:t>
      </w:r>
      <w:r>
        <w:t xml:space="preserve"> </w:t>
      </w:r>
      <w:r>
        <w:t xml:space="preserve">These findings provide a mechanistic framework for engineering high-performance bioelectrochemical interfaces in wastewater energy recovery.</w:t>
      </w:r>
    </w:p>
    <w:bookmarkStart w:id="9" w:name="introduction"/>
    <w:p>
      <w:pPr>
        <w:pStyle w:val="BodyText"/>
        <w:jc w:val="left"/>
      </w:pPr>
      <w:r>
        <w:t>Keywords: Bioelectrochemical systems, Extracellular electron transfer, Geobacter sulfurreducens, Biofilm kinetics, Electrode modification</w:t>
      </w:r>
    </w:p>
    <w:p>
      <w:pPr>
        <w:pStyle w:val="Heading2"/>
      </w:pPr>
      <w:r>
        <w:t xml:space="preserve">Introduction</w:t>
      </w:r>
    </w:p>
    <w:p>
      <w:pPr>
        <w:pStyle w:val="FirstParagraph"/>
      </w:pPr>
      <w:r>
        <w:t xml:space="preserve">Bioelectrochemical systems (BES) have emerged as a versatile platform for sustainable wastewater treatment and renewable resource recovery</w:t>
      </w:r>
      <w:r>
        <w:t xml:space="preserve"> </w:t>
      </w:r>
      <w:r>
        <w:t xml:space="preserve">(Logan et al., 2006)</w:t>
      </w:r>
      <w:r>
        <w:t xml:space="preserve">.</w:t>
      </w:r>
      <w:r>
        <w:t xml:space="preserve"> </w:t>
      </w:r>
      <w:r>
        <w:t xml:space="preserve">In these systems, electroactive bacteria such as</w:t>
      </w:r>
      <w:r>
        <w:t xml:space="preserve"> </w:t>
      </w:r>
      <w:r>
        <w:rPr>
          <w:i/>
          <w:iCs/>
        </w:rPr>
        <w:t xml:space="preserve">Geobacter sulfurreducens</w:t>
      </w:r>
      <w:r>
        <w:t xml:space="preserve"> </w:t>
      </w:r>
      <w:r>
        <w:t xml:space="preserve">couple the oxidation of organic substrates to insoluble terminal electron acceptors</w:t>
      </w:r>
      <w:r>
        <w:t xml:space="preserve"> </w:t>
      </w:r>
      <w:r>
        <w:t xml:space="preserve">(Bond and Lovley, 2002)</w:t>
      </w:r>
      <w:r>
        <w:t xml:space="preserve">.</w:t>
      </w:r>
      <w:r>
        <w:t xml:space="preserve"> </w:t>
      </w:r>
      <w:r>
        <w:t xml:space="preserve">The rate-limiting step in bioelectrochemical energy conversion frequently resides at the biotic-abiotic interface, where electrons must navigate through conductive biofilm matrices to the solid electrode surface</w:t>
      </w:r>
      <w:r>
        <w:t xml:space="preserve"> </w:t>
      </w:r>
      <w:r>
        <w:t xml:space="preserve">(Kim et al., 2024)</w:t>
      </w:r>
      <w:r>
        <w:t xml:space="preserve">.</w:t>
      </w:r>
    </w:p>
    <w:p>
      <w:pPr>
        <w:pStyle w:val="BodyText"/>
      </w:pPr>
      <w:r>
        <w:t xml:space="preserve">Recent investigations have focused on surface chemistry modifications to lower the activation energy barrier for interfacial electron exchange</w:t>
      </w:r>
      <w:r>
        <w:t xml:space="preserve"> </w:t>
      </w:r>
      <w:r>
        <w:t xml:space="preserve">(Park and Kim, 2025)</w:t>
      </w:r>
      <w:r>
        <w:t xml:space="preserve">.</w:t>
      </w:r>
      <w:r>
        <w:t xml:space="preserve"> </w:t>
      </w:r>
      <w:r>
        <w:t xml:space="preserve">Chemical grafting of functional groups can tailor the local electrostatic environment, promoting favorable orientation of outer-membrane cytochromes</w:t>
      </w:r>
      <w:r>
        <w:t xml:space="preserve"> </w:t>
      </w:r>
      <w:r>
        <w:t xml:space="preserve">(Smith and Kim, 2023)</w:t>
      </w:r>
      <w:r>
        <w:t xml:space="preserve">.</w:t>
      </w:r>
      <w:r>
        <w:t xml:space="preserve"> </w:t>
      </w:r>
      <w:r>
        <w:t xml:space="preserve">However, systematic understanding of how surface charge density interacts with hydrodynamic shear in flow-through bioelectrochemical systems remains incomplete.</w:t>
      </w:r>
    </w:p>
    <w:p>
      <w:pPr>
        <w:pStyle w:val="BodyText"/>
      </w:pPr>
      <w:r>
        <w:t xml:space="preserve">In this work, we investigate the interfacial electron transfer kinetics of</w:t>
      </w:r>
      <w:r>
        <w:t xml:space="preserve"> </w:t>
      </w:r>
      <w:r>
        <w:rPr>
          <w:i/>
          <w:iCs/>
        </w:rPr>
        <w:t xml:space="preserve">G. sulfurreducens</w:t>
      </w:r>
      <w:r>
        <w:t xml:space="preserve"> </w:t>
      </w:r>
      <w:r>
        <w:t xml:space="preserve">biofilms cultivated on covalently functionalized carbon cloth substrates.</w:t>
      </w:r>
      <w:r>
        <w:t xml:space="preserve"> </w:t>
      </w:r>
      <w:r>
        <w:t xml:space="preserve">We combine chronoamperometry, cyclic voltammetry, and electrochemical impedance spectroscopy to quantify kinetic rate constants and verify metabolic stability under continuous operating conditions.</w:t>
      </w:r>
    </w:p>
    <w:bookmarkEnd w:id="9"/>
    <w:bookmarkStart w:id="13" w:name="methods"/>
    <w:p>
      <w:pPr>
        <w:pStyle w:val="Heading2"/>
      </w:pPr>
      <w:r>
        <w:t xml:space="preserve">Methods</w:t>
      </w:r>
    </w:p>
    <w:bookmarkStart w:id="10" w:name="X35958e80956c18adde09cfeb01b983027f9dff0"/>
    <w:p>
      <w:pPr>
        <w:pStyle w:val="Heading3"/>
      </w:pPr>
      <w:r>
        <w:t xml:space="preserve">Reactor Configuration and Operating Conditions</w:t>
      </w:r>
    </w:p>
    <w:p>
      <w:pPr>
        <w:pStyle w:val="FirstParagraph"/>
      </w:pPr>
      <w:r>
        <w:t xml:space="preserve">Dual-chamber bioelectrochemical reactors were constructed using biocompatible polycarbonate blocks with an active liquid volume of 50 mL per chamber.</w:t>
      </w:r>
      <w:r>
        <w:t xml:space="preserve"> </w:t>
      </w:r>
      <w:r>
        <w:t xml:space="preserve">The anode and cathode compartments were separated by a cation exchange membrane (Nafion 117) pretreated according to standard protocols.</w:t>
      </w:r>
      <w:r>
        <w:t xml:space="preserve"> </w:t>
      </w:r>
      <w:r>
        <w:t xml:space="preserve">Functionalized carbon cloth (effective geometric surface area: 4.0 cm²) served as the working electrode, while a platinum wire served as the counter electrode.</w:t>
      </w:r>
      <w:r>
        <w:t xml:space="preserve"> </w:t>
      </w:r>
      <w:r>
        <w:t xml:space="preserve">An Ag/AgCl reference electrode (+0.197 V vs. standard hydrogen electrode) was positioned within 2 mm of the anode surface to minimize uncompensated solution resistance.</w:t>
      </w:r>
    </w:p>
    <w:p>
      <w:pPr>
        <w:pStyle w:val="BodyText"/>
      </w:pPr>
      <w:r>
        <w:t xml:space="preserve">Anodic growth medium was continuously supplied at a hydraulic retention time of 2.5 hours using a multichannel peristaltic pump.</w:t>
      </w:r>
      <w:r>
        <w:t xml:space="preserve"> </w:t>
      </w:r>
      <w:r>
        <w:t xml:space="preserve">The medium contained 20 mM sodium acetate as the sole electron donor, buffered with 50 mM sodium phosphate (pH 7.0), and supplemented with trace minerals and vitamins.</w:t>
      </w:r>
      <w:r>
        <w:t xml:space="preserve"> </w:t>
      </w:r>
      <w:r>
        <w:t xml:space="preserve">All reactors were maintained in a temperature-controlled incubator at 30 °C.</w:t>
      </w:r>
    </w:p>
    <w:bookmarkEnd w:id="10"/>
    <w:bookmarkStart w:id="12" w:name="electrochemical-diagnostics"/>
    <w:p>
      <w:pPr>
        <w:pStyle w:val="Heading3"/>
      </w:pPr>
      <w:r>
        <w:t xml:space="preserve">Electrochemical Diagnostics</w:t>
      </w:r>
    </w:p>
    <w:p>
      <w:pPr>
        <w:pStyle w:val="FirstParagraph"/>
      </w:pPr>
      <w:r>
        <w:t>Chronoamperometry</w:t>
      </w:r>
      <w:r>
        <w:t xml:space="preserve"> </w:t>
      </w:r>
      <w:r>
        <w:t>was</w:t>
      </w:r>
      <w:r>
        <w:t xml:space="preserve"> </w:t>
      </w:r>
      <w:r>
        <w:t>conducted</w:t>
      </w:r>
      <w:ins w:id="9000" w:author="Synthetic reviewer" w:date="2026-10-02T00:00:00Z">
        <w:r>
          <w:t xml:space="preserve"> </w:t>
        </w:r>
        <w:r>
          <w:t>under</w:t>
        </w:r>
        <w:r>
          <w:t xml:space="preserve"> </w:t>
        </w:r>
        <w:r>
          <w:t>steady-state</w:t>
        </w:r>
        <w:r>
          <w:t xml:space="preserve"> </w:t>
        </w:r>
        <w:r>
          <w:t>potentiostatic</w:t>
        </w:r>
        <w:r>
          <w:t xml:space="preserve"> </w:t>
        </w:r>
        <w:r>
          <w:t>polarization</w:t>
        </w:r>
      </w:ins>
      <w:r>
        <w:t xml:space="preserve"> </w:t>
      </w:r>
      <w:r>
        <w:t>at</w:t>
      </w:r>
      <w:r>
        <w:t xml:space="preserve"> </w:t>
      </w:r>
      <w:r>
        <w:t>a</w:t>
      </w:r>
      <w:r>
        <w:t xml:space="preserve"> </w:t>
      </w:r>
      <w:r>
        <w:t>poised</w:t>
      </w:r>
      <w:r>
        <w:t xml:space="preserve"> </w:t>
      </w:r>
      <w:r>
        <w:t>anode</w:t>
      </w:r>
      <w:r>
        <w:t xml:space="preserve"> </w:t>
      </w:r>
      <w:r>
        <w:t>potential</w:t>
      </w:r>
      <w:r>
        <w:t xml:space="preserve"> </w:t>
      </w:r>
      <w:r>
        <w:t>of</w:t>
      </w:r>
      <w:r>
        <w:t xml:space="preserve"> </w:t>
      </w:r>
      <w:r>
        <w:t>+0.20</w:t>
      </w:r>
      <w:r>
        <w:t xml:space="preserve"> </w:t>
      </w:r>
      <w:r>
        <w:t>V</w:t>
      </w:r>
      <w:r>
        <w:t xml:space="preserve"> </w:t>
      </w:r>
      <w:r>
        <w:t>(vs.</w:t>
      </w:r>
      <w:r>
        <w:t xml:space="preserve"> </w:t>
      </w:r>
      <w:r>
        <w:t>Ag/AgCl)</w:t>
      </w:r>
      <w:r>
        <w:t xml:space="preserve"> </w:t>
      </w:r>
      <w:r>
        <w:t>using</w:t>
      </w:r>
      <w:r>
        <w:t xml:space="preserve"> </w:t>
      </w:r>
      <w:r>
        <w:t>a</w:t>
      </w:r>
      <w:r>
        <w:t xml:space="preserve"> </w:t>
      </w:r>
      <w:r>
        <w:t>multi-channel</w:t>
      </w:r>
      <w:r>
        <w:t xml:space="preserve"> </w:t>
      </w:r>
      <w:r>
        <w:t>potentiostat.</w:t>
      </w:r>
      <w:r>
        <w:t xml:space="preserve"> </w:t>
      </w:r>
      <w:r>
        <w:t>Cyclic</w:t>
      </w:r>
      <w:r>
        <w:t xml:space="preserve"> </w:t>
      </w:r>
      <w:r>
        <w:t>voltammetry</w:t>
      </w:r>
      <w:r>
        <w:t xml:space="preserve"> </w:t>
      </w:r>
      <w:r>
        <w:t>was</w:t>
      </w:r>
      <w:r>
        <w:t xml:space="preserve"> </w:t>
      </w:r>
      <w:r>
        <w:t>performed</w:t>
      </w:r>
      <w:r>
        <w:t xml:space="preserve"> </w:t>
      </w:r>
      <w:r>
        <w:t>under</w:t>
      </w:r>
      <w:r>
        <w:t xml:space="preserve"> </w:t>
      </w:r>
      <w:r>
        <w:t>turnover</w:t>
      </w:r>
      <w:r>
        <w:t xml:space="preserve"> </w:t>
      </w:r>
      <w:r>
        <w:t>(20</w:t>
      </w:r>
      <w:r>
        <w:t xml:space="preserve"> </w:t>
      </w:r>
      <w:r>
        <w:t>mM</w:t>
      </w:r>
      <w:r>
        <w:t xml:space="preserve"> </w:t>
      </w:r>
      <w:r>
        <w:t>acetate)</w:t>
      </w:r>
      <w:r>
        <w:t xml:space="preserve"> </w:t>
      </w:r>
      <w:r>
        <w:t>and</w:t>
      </w:r>
      <w:r>
        <w:t xml:space="preserve"> </w:t>
      </w:r>
      <w:r>
        <w:t>non-turnover</w:t>
      </w:r>
      <w:r>
        <w:t xml:space="preserve"> </w:t>
      </w:r>
      <w:r>
        <w:t>(substrate-depleted)</w:t>
      </w:r>
      <w:r>
        <w:t xml:space="preserve"> </w:t>
      </w:r>
      <w:r>
        <w:t>conditions</w:t>
      </w:r>
      <w:r>
        <w:t xml:space="preserve"> </w:t>
      </w:r>
      <w:r>
        <w:t>at</w:t>
      </w:r>
      <w:r>
        <w:t xml:space="preserve"> </w:t>
      </w:r>
      <w:r>
        <w:t>scan</w:t>
      </w:r>
      <w:r>
        <w:t xml:space="preserve"> </w:t>
      </w:r>
      <w:r>
        <w:t>rates</w:t>
      </w:r>
      <w:r>
        <w:t xml:space="preserve"> </w:t>
      </w:r>
      <w:r>
        <w:t>ranging</w:t>
      </w:r>
      <w:r>
        <w:t xml:space="preserve"> </w:t>
      </w:r>
      <w:r>
        <w:t>from</w:t>
      </w:r>
      <w:r>
        <w:t xml:space="preserve"> </w:t>
      </w:r>
      <w:r>
        <w:t>1</w:t>
      </w:r>
      <w:r>
        <w:t xml:space="preserve"> </w:t>
      </w:r>
      <w:r>
        <w:t>to</w:t>
      </w:r>
      <w:r>
        <w:t xml:space="preserve"> </w:t>
      </w:r>
      <w:r>
        <w:t>50</w:t>
      </w:r>
      <w:r>
        <w:t xml:space="preserve"> </w:t>
      </w:r>
      <w:r>
        <w:t>mV/s.</w:t>
      </w:r>
      <w:r>
        <w:t xml:space="preserve"> </w:t>
      </w:r>
      <w:r>
        <w:t>Electrochemical</w:t>
      </w:r>
      <w:r>
        <w:t xml:space="preserve"> </w:t>
      </w:r>
      <w:r>
        <w:t>impedance</w:t>
      </w:r>
      <w:r>
        <w:t xml:space="preserve"> </w:t>
      </w:r>
      <w:r>
        <w:t>spectroscopy</w:t>
      </w:r>
      <w:r>
        <w:t xml:space="preserve"> </w:t>
      </w:r>
      <w:r>
        <w:t>(EIS)</w:t>
      </w:r>
      <w:r>
        <w:t xml:space="preserve"> </w:t>
      </w:r>
      <w:r>
        <w:t>was</w:t>
      </w:r>
      <w:r>
        <w:t xml:space="preserve"> </w:t>
      </w:r>
      <w:r>
        <w:t>recorded</w:t>
      </w:r>
      <w:r>
        <w:t xml:space="preserve"> </w:t>
      </w:r>
      <w:r>
        <w:t>over</w:t>
      </w:r>
      <w:r>
        <w:t xml:space="preserve"> </w:t>
      </w:r>
      <w:r>
        <w:t>a</w:t>
      </w:r>
      <w:r>
        <w:t xml:space="preserve"> </w:t>
      </w:r>
      <w:r>
        <w:t>frequency</w:t>
      </w:r>
      <w:r>
        <w:t xml:space="preserve"> </w:t>
      </w:r>
      <w:r>
        <w:t>range</w:t>
      </w:r>
      <w:r>
        <w:t xml:space="preserve"> </w:t>
      </w:r>
      <w:r>
        <w:t>of</w:t>
      </w:r>
      <w:r>
        <w:t xml:space="preserve"> </w:t>
      </w:r>
      <w:r>
        <w:t>100</w:t>
      </w:r>
      <w:r>
        <w:t xml:space="preserve"> </w:t>
      </w:r>
      <w:r>
        <w:t>kHz</w:t>
      </w:r>
      <w:r>
        <w:t xml:space="preserve"> </w:t>
      </w:r>
      <w:r>
        <w:t>to</w:t>
      </w:r>
      <w:r>
        <w:t xml:space="preserve"> </w:t>
      </w:r>
      <w:r>
        <w:t>10</w:t>
      </w:r>
      <w:r>
        <w:t xml:space="preserve"> </w:t>
      </w:r>
      <w:r>
        <w:t>mHz</w:t>
      </w:r>
      <w:r>
        <w:t xml:space="preserve"> </w:t>
      </w:r>
      <w:r>
        <w:t>with</w:t>
      </w:r>
      <w:r>
        <w:t xml:space="preserve"> </w:t>
      </w:r>
      <w:r>
        <w:t>a</w:t>
      </w:r>
      <w:r>
        <w:t xml:space="preserve"> </w:t>
      </w:r>
      <w:r>
        <w:t>sinusoidal</w:t>
      </w:r>
      <w:r>
        <w:t xml:space="preserve"> </w:t>
      </w:r>
      <w:r>
        <w:t>potential</w:t>
      </w:r>
      <w:r>
        <w:t xml:space="preserve"> </w:t>
      </w:r>
      <w:r>
        <w:t>perturbation</w:t>
      </w:r>
      <w:r>
        <w:t xml:space="preserve"> </w:t>
      </w:r>
      <w:r>
        <w:t>of</w:t>
      </w:r>
      <w:r>
        <w:t xml:space="preserve"> </w:t>
      </w:r>
      <w:r>
        <w:t>5</w:t>
      </w:r>
      <w:r>
        <w:t xml:space="preserve"> </w:t>
      </w:r>
      <w:r>
        <w:t>mV</w:t>
      </w:r>
      <w:r>
        <w:t xml:space="preserve"> </w:t>
      </w:r>
      <w:r>
        <w:t>amplitude.</w:t>
      </w:r>
    </w:p>
    <w:p>
      <w:pPr>
        <w:pStyle w:val="BodyText"/>
      </w:pPr>
      <w:r>
        <w:t xml:space="preserve">The relationship between interfacial overpotential</w:t>
      </w:r>
      <w:r>
        <w:t xml:space="preserve"> </w:t>
      </w:r>
      <m:oMath>
        <m:r>
          <m:t>η</m:t>
        </m:r>
      </m:oMath>
      <w:r>
        <w:t xml:space="preserve"> </w:t>
      </w:r>
      <w:r>
        <w:t xml:space="preserve">and electron transfer current density</w:t>
      </w:r>
      <w:r>
        <w:t xml:space="preserve"> </w:t>
      </w:r>
      <m:oMath>
        <m:r>
          <m:t>j</m:t>
        </m:r>
      </m:oMath>
      <w:r>
        <w:t xml:space="preserve"> </w:t>
      </w:r>
      <w:r>
        <w:t xml:space="preserve">was evaluated using the Butler-Volmer formulation:</w:t>
      </w:r>
    </w:p>
    <w:p>
      <w:pPr>
        <w:pStyle w:val="BodyText"/>
      </w:pPr>
      <w:bookmarkStart w:id="11" w:name="eq-butler-volmer"/>
      <m:oMathPara>
        <m:oMathParaPr>
          <m:jc m:val="center"/>
        </m:oMathParaPr>
        <m:oMath>
          <m:r>
            <m:t>j</m:t>
          </m:r>
          <m:r>
            <m:rPr>
              <m:sty m:val="p"/>
            </m:rPr>
            <m:t>=</m:t>
          </m:r>
          <m:sSub>
            <m:e>
              <m:r>
                <m:t>j</m:t>
              </m:r>
            </m:e>
            <m:sub>
              <m:r>
                <m:t>0</m:t>
              </m:r>
            </m:sub>
          </m:sSub>
          <m:d>
            <m:dPr>
              <m:begChr m:val="["/>
              <m:sepChr m:val=""/>
              <m:endChr m:val="]"/>
              <m:grow/>
            </m:dPr>
            <m:e>
              <m:r>
                <m:rPr>
                  <m:sty m:val="p"/>
                </m:rPr>
                <m:t>exp</m:t>
              </m:r>
              <m:d>
                <m:dPr>
                  <m:begChr m:val="("/>
                  <m:sepChr m:val=""/>
                  <m:endChr m:val=")"/>
                  <m:grow/>
                </m:dPr>
                <m:e>
                  <m:f>
                    <m:fPr>
                      <m:type m:val="bar"/>
                    </m:fPr>
                    <m:num>
                      <m:sSub>
                        <m:e>
                          <m:r>
                            <m:t>α</m:t>
                          </m:r>
                        </m:e>
                        <m:sub>
                          <m:r>
                            <m:t>a</m:t>
                          </m:r>
                        </m:sub>
                      </m:sSub>
                      <m:r>
                        <m:t>F</m:t>
                      </m:r>
                      <m:r>
                        <m:t>η</m:t>
                      </m:r>
                    </m:num>
                    <m:den>
                      <m:r>
                        <m:t>R</m:t>
                      </m:r>
                      <m:r>
                        <m:t>T</m:t>
                      </m:r>
                    </m:den>
                  </m:f>
                </m:e>
              </m:d>
              <m:r>
                <m:rPr>
                  <m:sty m:val="p"/>
                </m:rPr>
                <m:t>−</m:t>
              </m:r>
              <m:r>
                <m:rPr>
                  <m:sty m:val="p"/>
                </m:rPr>
                <m:t>exp</m:t>
              </m:r>
              <m:d>
                <m:dPr>
                  <m:begChr m:val="("/>
                  <m:sepChr m:val=""/>
                  <m:endChr m:val=")"/>
                  <m:grow/>
                </m:dPr>
                <m:e>
                  <m:r>
                    <m:rPr>
                      <m:sty m:val="p"/>
                    </m:rPr>
                    <m:t>−</m:t>
                  </m:r>
                  <m:f>
                    <m:fPr>
                      <m:type m:val="bar"/>
                    </m:fPr>
                    <m:num>
                      <m:sSub>
                        <m:e>
                          <m:r>
                            <m:t>α</m:t>
                          </m:r>
                        </m:e>
                        <m:sub>
                          <m:r>
                            <m:t>c</m:t>
                          </m:r>
                        </m:sub>
                      </m:sSub>
                      <m:r>
                        <m:t>F</m:t>
                      </m:r>
                      <m:r>
                        <m:t>η</m:t>
                      </m:r>
                    </m:num>
                    <m:den>
                      <m:r>
                        <m:t>R</m:t>
                      </m:r>
                      <m:r>
                        <m:t>T</m:t>
                      </m:r>
                    </m:den>
                  </m:f>
                </m:e>
              </m:d>
            </m:e>
          </m:d>
          <m:r>
            <m:t>  </m:t>
          </m:r>
          <m:r>
            <m:rPr>
              <m:sty m:val="p"/>
            </m:rPr>
            <m:t>(</m:t>
          </m:r>
          <m:r>
            <m:t>1</m:t>
          </m:r>
          <m:r>
            <m:rPr>
              <m:sty m:val="p"/>
            </m:rPr>
            <m:t>)</m:t>
          </m:r>
        </m:oMath>
      </m:oMathPara>
      <w:bookmarkEnd w:id="11"/>
    </w:p>
    <w:p>
      <w:pPr>
        <w:pStyle w:val="FirstParagraph"/>
      </w:pPr>
      <w:r>
        <w:t xml:space="preserve">where</w:t>
      </w:r>
      <w:r>
        <w:t xml:space="preserve"> </w:t>
      </w:r>
      <m:oMath>
        <m:sSub>
          <m:e>
            <m:r>
              <m:t>j</m:t>
            </m:r>
          </m:e>
          <m:sub>
            <m:r>
              <m:t>0</m:t>
            </m:r>
          </m:sub>
        </m:sSub>
      </m:oMath>
      <w:r>
        <w:t xml:space="preserve"> </w:t>
      </w:r>
      <w:r>
        <w:t xml:space="preserve">denotes the exchange current density,</w:t>
      </w:r>
      <w:r>
        <w:t xml:space="preserve"> </w:t>
      </w:r>
      <m:oMath>
        <m:sSub>
          <m:e>
            <m:r>
              <m:t>α</m:t>
            </m:r>
          </m:e>
          <m:sub>
            <m:r>
              <m:t>a</m:t>
            </m:r>
          </m:sub>
        </m:sSub>
      </m:oMath>
      <w:r>
        <w:t xml:space="preserve"> </w:t>
      </w:r>
      <w:r>
        <w:t xml:space="preserve">and</w:t>
      </w:r>
      <w:r>
        <w:t xml:space="preserve"> </w:t>
      </w:r>
      <m:oMath>
        <m:sSub>
          <m:e>
            <m:r>
              <m:t>α</m:t>
            </m:r>
          </m:e>
          <m:sub>
            <m:r>
              <m:t>c</m:t>
            </m:r>
          </m:sub>
        </m:sSub>
      </m:oMath>
      <w:r>
        <w:t xml:space="preserve"> </w:t>
      </w:r>
      <w:r>
        <w:t xml:space="preserve">represent the anodic and cathodic transfer coefficients,</w:t>
      </w:r>
      <w:r>
        <w:t xml:space="preserve"> </w:t>
      </w:r>
      <m:oMath>
        <m:r>
          <m:t>F</m:t>
        </m:r>
      </m:oMath>
      <w:r>
        <w:t xml:space="preserve"> </w:t>
      </w:r>
      <w:r>
        <w:t xml:space="preserve">is the Faraday constant,</w:t>
      </w:r>
      <w:r>
        <w:t xml:space="preserve"> </w:t>
      </w:r>
      <m:oMath>
        <m:r>
          <m:t>R</m:t>
        </m:r>
      </m:oMath>
      <w:r>
        <w:t xml:space="preserve"> </w:t>
      </w:r>
      <w:r>
        <w:t xml:space="preserve">is the universal gas constant, and</w:t>
      </w:r>
      <w:r>
        <w:t xml:space="preserve"> </w:t>
      </w:r>
      <m:oMath>
        <m:r>
          <m:t>T</m:t>
        </m:r>
      </m:oMath>
      <w:r>
        <w:t xml:space="preserve"> </w:t>
      </w:r>
      <w:r>
        <w:t xml:space="preserve">is absolute temperature.</w:t>
      </w:r>
    </w:p>
    <w:bookmarkEnd w:id="12"/>
    <w:bookmarkEnd w:id="13"/>
    <w:bookmarkStart w:id="21" w:name="results-and-discussion"/>
    <w:p>
      <w:pPr>
        <w:pStyle w:val="Heading2"/>
      </w:pPr>
      <w:r>
        <w:t xml:space="preserve">Results and Discussion</w:t>
      </w:r>
    </w:p>
    <w:bookmarkStart w:id="18" w:name="Xb469483e528d6eb186f12a7ec71c4caa29af87a"/>
    <w:p>
      <w:pPr>
        <w:pStyle w:val="Heading3"/>
      </w:pPr>
      <w:r>
        <w:t xml:space="preserve">Biofilm Growth and Polarization Performance</w:t>
      </w:r>
    </w:p>
    <w:p>
      <w:pPr>
        <w:pStyle w:val="FirstParagraph"/>
      </w:pPr>
      <w:r>
        <w:t xml:space="preserve">Inoculation with</w:t>
      </w:r>
      <w:r>
        <w:t xml:space="preserve"> </w:t>
      </w:r>
      <w:r>
        <w:rPr>
          <w:i/>
          <w:iCs/>
        </w:rPr>
        <w:t xml:space="preserve">G. sulfurreducens</w:t>
      </w:r>
      <w:r>
        <w:t xml:space="preserve"> </w:t>
      </w:r>
      <w:r>
        <w:t xml:space="preserve">resulted in rapid current generation on the functionalized carbon cloth anodes.</w:t>
      </w:r>
      <w:r>
        <w:t xml:space="preserve"> </w:t>
      </w:r>
      <w:r>
        <w:t xml:space="preserve">Within 72 hours of inoculation, the biofilm reached steady-state current production.</w:t>
      </w:r>
      <w:r>
        <w:t xml:space="preserve"> </w:t>
      </w:r>
      <w:r>
        <w:t xml:space="preserve">Polarization curves recorded across varying external resistances revealed distinct operational regimes, as illustrated in</w:t>
      </w:r>
      <w:r>
        <w:t xml:space="preserve"> </w:t>
      </w:r>
      <w:hyperlink w:anchor="fig-polarization">
        <w:r>
          <w:rPr>
            <w:rStyle w:val="Hyperlink"/>
          </w:rPr>
          <w:t xml:space="preserve">Figure 1</w:t>
        </w:r>
      </w:hyperlink>
      <w:r>
        <w:t xml:space="preserve">.</w:t>
      </w:r>
    </w:p>
    <w:tbl>
      <w:tblPr>
        <w:tblStyle w:val="Table"/>
        <w:tblW w:w="5000" w:type="pct"/>
        <w:tblBorders>
          <w:top w:val="none"/>
          <w:left w:val="none"/>
          <w:bottom w:val="none"/>
          <w:right w:val="none"/>
          <w:insideH w:val="none"/>
          <w:insideV w:val="none"/>
        </w:tblBorders>
        <w:tblLayout w:type="fixed"/>
        <w:tblLook w:firstRow="0" w:lastRow="0" w:firstColumn="0" w:lastColumn="0" w:noHBand="0" w:noVBand="0" w:val="0000"/>
      </w:tblPr>
      <w:tblGrid>
        <w:gridCol w:w="9072"/>
      </w:tblGrid>
      <w:tr>
        <w:tc>
          <w:tcPr>
            <w:tcW w:w="9072" w:type="dxa"/>
          </w:tcPr>
          <w:bookmarkStart w:id="17" w:name="fig-polarization"/>
          <w:p>
            <w:pPr>
              <w:pStyle w:val="Compact"/>
              <w:jc w:val="center"/>
            </w:pPr>
            <w:r>
              <w:drawing>
                <wp:inline>
                  <wp:extent cx="1834916" cy="1223277"/>
                  <wp:effectExtent b="0" l="0" r="0" t="0"/>
                  <wp:docPr descr="" title="" id="15" name="Picture"/>
                  <a:graphic>
                    <a:graphicData uri="http://schemas.openxmlformats.org/drawingml/2006/picture">
                      <pic:pic>
                        <pic:nvPicPr>
                          <pic:cNvPr descr="figures/fig-polarization.png" id="16" name="Picture"/>
                          <pic:cNvPicPr>
                            <a:picLocks noChangeArrowheads="1" noChangeAspect="1"/>
                          </pic:cNvPicPr>
                        </pic:nvPicPr>
                        <pic:blipFill>
                          <a:blip r:embed="rId14"/>
                          <a:stretch>
                            <a:fillRect/>
                          </a:stretch>
                        </pic:blipFill>
                        <pic:spPr bwMode="auto">
                          <a:xfrm>
                            <a:off x="0" y="0"/>
                            <a:ext cx="1834916" cy="1223277"/>
                          </a:xfrm>
                          <a:prstGeom prst="rect">
                            <a:avLst/>
                          </a:prstGeom>
                          <a:noFill/>
                          <a:ln w="9525">
                            <a:noFill/>
                            <a:headEnd/>
                            <a:tailEnd/>
                          </a:ln>
                        </pic:spPr>
                      </pic:pic>
                    </a:graphicData>
                  </a:graphic>
                </wp:inline>
              </w:drawing>
            </w:r>
          </w:p>
          <w:p>
            <w:pPr>
              <w:pStyle w:val="ImageCaption"/>
              <w:spacing w:before="200" w:line="240" w:lineRule="auto"/>
              <w:jc w:val="both"/>
            </w:pPr>
            <w:r>
              <w:rPr>
                <w:b/>
              </w:rPr>
              <w:t>Figure 1.</w:t>
            </w:r>
            <w:r>
              <w:t xml:space="preserve"> Polarization and power density characteristics of the bioelectrochemical reactor equipped with functionalized versus pristine carbon cloth anodes.</w:t>
            </w:r>
          </w:p>
          <w:bookmarkEnd w:id="17"/>
        </w:tc>
      </w:tr>
    </w:tbl>
    <w:p>
      <w:pPr>
        <w:pStyle w:val="BodyText"/>
      </w:pPr>
      <w:r>
        <w:t xml:space="preserve">As evidenced in</w:t>
      </w:r>
      <w:r>
        <w:t xml:space="preserve"> </w:t>
      </w:r>
      <w:hyperlink w:anchor="fig-polarization">
        <w:r>
          <w:rPr>
            <w:rStyle w:val="Hyperlink"/>
          </w:rPr>
          <w:t xml:space="preserve">Figure 1</w:t>
        </w:r>
      </w:hyperlink>
      <w:r>
        <w:t xml:space="preserve">, the functionalized anode exhibited substantially reduced internal resistance, yielding a maximum power density of 1.85 W/m² compared to 0.77 W/m² for the unmodified control.</w:t>
      </w:r>
      <w:r>
        <w:t xml:space="preserve"> </w:t>
      </w:r>
      <w:r>
        <w:t xml:space="preserve">The enhanced power output correlates directly with the rapid onset of activation kinetics observed in the low-overpotential region.</w:t>
      </w:r>
    </w:p>
    <w:bookmarkEnd w:id="18"/>
    <w:bookmarkStart w:id="20" w:name="interfacial-charge-transfer-kinetics"/>
    <w:p>
      <w:pPr>
        <w:pStyle w:val="Heading3"/>
      </w:pPr>
      <w:r>
        <w:t xml:space="preserve">Interfacial Charge Transfer Kinetics</w:t>
      </w:r>
    </w:p>
    <w:p>
      <w:pPr>
        <w:pStyle w:val="FirstParagraph"/>
      </w:pPr>
      <w:r>
        <w:t xml:space="preserve">To dissect the fundamental kinetic parameters governing electron exchange, impedance spectra were fitted to an equivalent electrical circuit comprising solution resistance (</w:t>
      </w:r>
      <m:oMath>
        <m:sSub>
          <m:e>
            <m:r>
              <m:t>R</m:t>
            </m:r>
          </m:e>
          <m:sub>
            <m:r>
              <m:t>s</m:t>
            </m:r>
          </m:sub>
        </m:sSub>
      </m:oMath>
      <w:r>
        <w:t xml:space="preserve">), biofilm capacitance (</w:t>
      </w:r>
      <m:oMath>
        <m:sSub>
          <m:e>
            <m:r>
              <m:t>C</m:t>
            </m:r>
          </m:e>
          <m:sub>
            <m:r>
              <m:t>d</m:t>
            </m:r>
            <m:r>
              <m:t>l</m:t>
            </m:r>
          </m:sub>
        </m:sSub>
      </m:oMath>
      <w:r>
        <w:t xml:space="preserve">), and charge-transfer resistance (</w:t>
      </w:r>
      <m:oMath>
        <m:sSub>
          <m:e>
            <m:r>
              <m:t>R</m:t>
            </m:r>
          </m:e>
          <m:sub>
            <m:r>
              <m:t>c</m:t>
            </m:r>
            <m:r>
              <m:t>t</m:t>
            </m:r>
          </m:sub>
        </m:sSub>
      </m:oMath>
      <w:r>
        <w:t xml:space="preserve">).</w:t>
      </w:r>
      <w:r>
        <w:t xml:space="preserve"> </w:t>
      </w:r>
      <w:r>
        <w:t xml:space="preserve">The resulting kinetic parameters are summarized in</w:t>
      </w:r>
      <w:r>
        <w:t xml:space="preserve"> </w:t>
      </w:r>
      <w:hyperlink w:anchor="tbl-kinetics">
        <w:r>
          <w:rPr>
            <w:rStyle w:val="Hyperlink"/>
          </w:rPr>
          <w:t xml:space="preserve">Table 1</w:t>
        </w:r>
      </w:hyperlink>
      <w:r>
        <w:t xml:space="preserve">.</w:t>
      </w:r>
    </w:p>
    <w:tbl>
      <w:tblPr>
        <w:tblStyle w:val="Table"/>
        <w:tblW w:w="5000" w:type="pct"/>
        <w:tblBorders>
          <w:top w:val="none"/>
          <w:left w:val="none"/>
          <w:bottom w:val="none"/>
          <w:right w:val="none"/>
          <w:insideH w:val="none"/>
          <w:insideV w:val="none"/>
        </w:tblBorders>
        <w:tblLayout w:type="fixed"/>
        <w:tblLook w:firstRow="0" w:lastRow="0" w:firstColumn="0" w:lastColumn="0" w:noHBand="0" w:noVBand="0" w:val="0000"/>
      </w:tblPr>
      <w:tblGrid>
        <w:gridCol w:w="9072"/>
      </w:tblGrid>
      <w:tr>
        <w:tc>
          <w:tcPr>
            <w:tcW w:w="9072" w:type="dxa"/>
          </w:tcPr>
          <w:bookmarkStart w:id="19" w:name="tbl-kinetics"/>
          <w:p>
            <w:pPr>
              <w:pStyle w:val="ImageCaption"/>
              <w:spacing w:before="200" w:line="240" w:lineRule="auto"/>
              <w:jc w:val="both"/>
            </w:pPr>
            <w:r>
              <w:rPr>
                <w:b/>
              </w:rPr>
              <w:t>Table 1.</w:t>
            </w:r>
            <w:r>
              <w:t xml:space="preserve"> Measured electrochemical kinetic parameters for Geobacter sulfurreducens biofilms on test anodes.</w:t>
            </w:r>
          </w:p>
          <w:tbl>
            <w:tblPr>
              <w:tblStyle w:val="Table"/>
              <w:tblW w:w="5000" w:type="pct"/>
              <w:tblBorders>
                <w:top w:val="single" w:sz="8" w:space="0" w:color="auto"/>
                <w:left w:val="none"/>
                <w:bottom w:val="single" w:sz="8" w:space="0" w:color="auto"/>
                <w:right w:val="none"/>
                <w:insideH w:val="none"/>
                <w:insideV w:val="none"/>
              </w:tblBorders>
              <w:tblLayout w:type="fixed"/>
              <w:tblLook w:firstRow="1" w:lastRow="0" w:firstColumn="0" w:lastColumn="0" w:noHBand="0" w:noVBand="0" w:val="0020"/>
            </w:tblPr>
            <w:tblGrid>
              <w:gridCol w:w="1864"/>
              <w:gridCol w:w="2331"/>
              <w:gridCol w:w="2331"/>
              <w:gridCol w:w="2330"/>
            </w:tblGrid>
            <w:tr>
              <w:trPr>
                <w:tblHeader w:val="on"/>
              </w:trPr>
              <w:tc>
                <w:tcPr>
                  <w:tcW w:w="1864" w:type="dxa"/>
                </w:tcPr>
                <w:p>
                  <w:pPr>
                    <w:pStyle w:val="Compact"/>
                    <w:jc w:val="left"/>
                    <w:jc w:val="center"/>
                  </w:pPr>
                  <w:r>
                    <w:rPr>
                      <w:b/>
                    </w:rPr>
                    <w:t xml:space="preserve">Parameter</w:t>
                  </w:r>
                </w:p>
              </w:tc>
              <w:tc>
                <w:tcPr>
                  <w:tcW w:w="2331" w:type="dxa"/>
                </w:tcPr>
                <w:p>
                  <w:pPr>
                    <w:pStyle w:val="Compact"/>
                    <w:jc w:val="center"/>
                    <w:jc w:val="center"/>
                  </w:pPr>
                  <w:r>
                    <w:rPr>
                      <w:b/>
                    </w:rPr>
                    <w:t xml:space="preserve">Unmodified Control</w:t>
                  </w:r>
                </w:p>
              </w:tc>
              <w:tc>
                <w:tcPr>
                  <w:tcW w:w="2331" w:type="dxa"/>
                </w:tcPr>
                <w:p>
                  <w:pPr>
                    <w:pStyle w:val="Compact"/>
                    <w:jc w:val="center"/>
                    <w:jc w:val="center"/>
                  </w:pPr>
                  <w:r>
                    <w:rPr>
                      <w:b/>
                    </w:rPr>
                    <w:t xml:space="preserve">Amine-Functionalized</w:t>
                  </w:r>
                </w:p>
              </w:tc>
              <w:tc>
                <w:tcPr>
                  <w:tcW w:w="2330" w:type="dxa"/>
                </w:tcPr>
                <w:p>
                  <w:pPr>
                    <w:pStyle w:val="Compact"/>
                    <w:jc w:val="center"/>
                    <w:jc w:val="center"/>
                  </w:pPr>
                  <w:r>
                    <w:rPr>
                      <w:b/>
                    </w:rPr>
                    <w:t xml:space="preserve">Units</w:t>
                  </w:r>
                </w:p>
              </w:tc>
            </w:tr>
            <w:tr>
              <w:tc>
                <w:tcPr>
                  <w:tcW w:w="1864" w:type="dxa"/>
                </w:tcPr>
                <w:p>
                  <w:pPr>
                    <w:pStyle w:val="Compact"/>
                    <w:jc w:val="left"/>
                    <w:jc w:val="center"/>
                  </w:pPr>
                  <w:r>
                    <w:rPr>
                      <w:b/>
                    </w:rPr>
                    <w:t xml:space="preserve">Exchange current density (</w:t>
                  </w:r>
                  <m:oMath>
                    <m:sSub>
                      <m:e>
                        <m:r>
                          <m:t>j</m:t>
                        </m:r>
                      </m:e>
                      <m:sub>
                        <m:r>
                          <m:t>0</m:t>
                        </m:r>
                      </m:sub>
                    </m:sSub>
                  </m:oMath>
                  <w:r>
                    <w:rPr>
                      <w:b/>
                    </w:rPr>
                    <w:t xml:space="preserve">)</w:t>
                  </w:r>
                </w:p>
              </w:tc>
              <w:tc>
                <w:tcPr>
                  <w:tcW w:w="2331" w:type="dxa"/>
                </w:tcPr>
                <w:p>
                  <w:pPr>
                    <w:pStyle w:val="Compact"/>
                    <w:jc w:val="center"/>
                    <w:jc w:val="center"/>
                  </w:pPr>
                  <w:r>
                    <w:t xml:space="preserve">0.42</w:t>
                  </w:r>
                </w:p>
              </w:tc>
              <w:tc>
                <w:tcPr>
                  <w:tcW w:w="2331" w:type="dxa"/>
                </w:tcPr>
                <w:p>
                  <w:pPr>
                    <w:pStyle w:val="Compact"/>
                    <w:jc w:val="center"/>
                    <w:jc w:val="center"/>
                  </w:pPr>
                  <w:r>
                    <w:t xml:space="preserve">1.18</w:t>
                  </w:r>
                </w:p>
              </w:tc>
              <w:tc>
                <w:tcPr>
                  <w:tcW w:w="2330" w:type="dxa"/>
                </w:tcPr>
                <w:p>
                  <w:pPr>
                    <w:pStyle w:val="Compact"/>
                    <w:jc w:val="center"/>
                    <w:jc w:val="center"/>
                  </w:pPr>
                  <w:r>
                    <w:t xml:space="preserve">A/m²</w:t>
                  </w:r>
                </w:p>
              </w:tc>
            </w:tr>
            <w:tr>
              <w:tc>
                <w:tcPr>
                  <w:tcW w:w="1864" w:type="dxa"/>
                </w:tcPr>
                <w:p>
                  <w:pPr>
                    <w:pStyle w:val="Compact"/>
                    <w:jc w:val="left"/>
                    <w:jc w:val="center"/>
                  </w:pPr>
                  <w:r>
                    <w:rPr>
                      <w:b/>
                    </w:rPr>
                    <w:t xml:space="preserve">Charge-transfer resistance (</w:t>
                  </w:r>
                  <m:oMath>
                    <m:sSub>
                      <m:e>
                        <m:r>
                          <m:t>R</m:t>
                        </m:r>
                      </m:e>
                      <m:sub>
                        <m:r>
                          <m:t>c</m:t>
                        </m:r>
                        <m:r>
                          <m:t>t</m:t>
                        </m:r>
                      </m:sub>
                    </m:sSub>
                  </m:oMath>
                  <w:r>
                    <w:rPr>
                      <w:b/>
                    </w:rPr>
                    <w:t xml:space="preserve">)</w:t>
                  </w:r>
                </w:p>
              </w:tc>
              <w:tc>
                <w:tcPr>
                  <w:tcW w:w="2331" w:type="dxa"/>
                </w:tcPr>
                <w:p>
                  <w:pPr>
                    <w:pStyle w:val="Compact"/>
                    <w:jc w:val="center"/>
                    <w:jc w:val="center"/>
                  </w:pPr>
                  <w:r>
                    <w:t xml:space="preserve">185.4</w:t>
                  </w:r>
                </w:p>
              </w:tc>
              <w:tc>
                <w:tcPr>
                  <w:tcW w:w="2331" w:type="dxa"/>
                </w:tcPr>
                <w:p>
                  <w:pPr>
                    <w:pStyle w:val="Compact"/>
                    <w:jc w:val="center"/>
                    <w:jc w:val="center"/>
                  </w:pPr>
                  <w:r>
                    <w:t xml:space="preserve">59.2</w:t>
                  </w:r>
                </w:p>
              </w:tc>
              <w:tc>
                <w:tcPr>
                  <w:tcW w:w="2330" w:type="dxa"/>
                </w:tcPr>
                <w:p>
                  <w:pPr>
                    <w:pStyle w:val="Compact"/>
                    <w:jc w:val="center"/>
                    <w:jc w:val="center"/>
                  </w:pPr>
                  <m:oMath>
                    <m:r>
                      <m:rPr>
                        <m:sty m:val="p"/>
                      </m:rPr>
                      <m:t>Ω</m:t>
                    </m:r>
                    <m:r>
                      <m:rPr>
                        <m:sty m:val="p"/>
                      </m:rPr>
                      <m:t>⋅</m:t>
                    </m:r>
                    <m:sSup>
                      <m:e>
                        <m:r>
                          <m:rPr>
                            <m:nor/>
                            <m:sty m:val="p"/>
                          </m:rPr>
                          <m:t>cm</m:t>
                        </m:r>
                      </m:e>
                      <m:sup>
                        <m:r>
                          <m:t>2</m:t>
                        </m:r>
                      </m:sup>
                    </m:sSup>
                  </m:oMath>
                  <w:r>
                    <w:t xml:space="preserve">​</w:t>
                  </w:r>
                </w:p>
              </w:tc>
            </w:tr>
            <w:tr>
              <w:tc>
                <w:tcPr>
                  <w:tcW w:w="1864" w:type="dxa"/>
                </w:tcPr>
                <w:p>
                  <w:pPr>
                    <w:pStyle w:val="Compact"/>
                    <w:jc w:val="left"/>
                    <w:jc w:val="center"/>
                  </w:pPr>
                  <w:r>
                    <w:rPr>
                      <w:b/>
                    </w:rPr>
                    <w:t xml:space="preserve">Apparent transfer coefficient (</w:t>
                  </w:r>
                  <m:oMath>
                    <m:r>
                      <m:t>α</m:t>
                    </m:r>
                  </m:oMath>
                  <w:r>
                    <w:rPr>
                      <w:b/>
                    </w:rPr>
                    <w:t xml:space="preserve">)</w:t>
                  </w:r>
                </w:p>
              </w:tc>
              <w:tc>
                <w:tcPr>
                  <w:tcW w:w="2331" w:type="dxa"/>
                </w:tcPr>
                <w:p>
                  <w:pPr>
                    <w:pStyle w:val="Compact"/>
                    <w:jc w:val="center"/>
                    <w:jc w:val="center"/>
                  </w:pPr>
                  <w:r>
                    <w:t xml:space="preserve">0.48</w:t>
                  </w:r>
                </w:p>
              </w:tc>
              <w:tc>
                <w:tcPr>
                  <w:tcW w:w="2331" w:type="dxa"/>
                </w:tcPr>
                <w:p>
                  <w:pPr>
                    <w:pStyle w:val="Compact"/>
                    <w:jc w:val="center"/>
                    <w:jc w:val="center"/>
                  </w:pPr>
                  <w:r>
                    <w:t xml:space="preserve">0.52</w:t>
                  </w:r>
                </w:p>
              </w:tc>
              <w:tc>
                <w:tcPr>
                  <w:tcW w:w="2330" w:type="dxa"/>
                </w:tcPr>
                <w:p>
                  <w:pPr>
                    <w:pStyle w:val="Compact"/>
                    <w:jc w:val="center"/>
                    <w:jc w:val="center"/>
                  </w:pPr>
                  <w:r>
                    <w:t xml:space="preserve">—</w:t>
                  </w:r>
                </w:p>
              </w:tc>
            </w:tr>
            <w:tr>
              <w:tc>
                <w:tcPr>
                  <w:tcW w:w="1864" w:type="dxa"/>
                </w:tcPr>
                <w:p>
                  <w:pPr>
                    <w:pStyle w:val="Compact"/>
                    <w:jc w:val="left"/>
                    <w:jc w:val="center"/>
                  </w:pPr>
                  <w:r>
                    <w:rPr>
                      <w:b/>
                    </w:rPr>
                    <w:t xml:space="preserve">Maximum current density (</w:t>
                  </w:r>
                  <m:oMath>
                    <m:sSub>
                      <m:e>
                        <m:r>
                          <m:t>j</m:t>
                        </m:r>
                      </m:e>
                      <m:sub>
                        <m:r>
                          <m:t>m</m:t>
                        </m:r>
                        <m:r>
                          <m:t>a</m:t>
                        </m:r>
                        <m:r>
                          <m:t>x</m:t>
                        </m:r>
                      </m:sub>
                    </m:sSub>
                  </m:oMath>
                  <w:r>
                    <w:rPr>
                      <w:b/>
                    </w:rPr>
                    <w:t xml:space="preserve">)</w:t>
                  </w:r>
                </w:p>
              </w:tc>
              <w:tc>
                <w:tcPr>
                  <w:tcW w:w="2331" w:type="dxa"/>
                </w:tcPr>
                <w:p>
                  <w:pPr>
                    <w:pStyle w:val="Compact"/>
                    <w:jc w:val="center"/>
                    <w:jc w:val="center"/>
                  </w:pPr>
                  <w:r>
                    <w:t xml:space="preserve">5.2</w:t>
                  </w:r>
                </w:p>
              </w:tc>
              <w:tc>
                <w:tcPr>
                  <w:tcW w:w="2331" w:type="dxa"/>
                </w:tcPr>
                <w:p>
                  <w:pPr>
                    <w:pStyle w:val="Compact"/>
                    <w:jc w:val="center"/>
                    <w:jc w:val="center"/>
                  </w:pPr>
                  <w:r>
                    <w:t xml:space="preserve">12.4</w:t>
                  </w:r>
                </w:p>
              </w:tc>
              <w:tc>
                <w:tcPr>
                  <w:tcW w:w="2330" w:type="dxa"/>
                </w:tcPr>
                <w:p>
                  <w:pPr>
                    <w:pStyle w:val="Compact"/>
                    <w:jc w:val="center"/>
                    <w:jc w:val="center"/>
                  </w:pPr>
                  <w:r>
                    <w:t xml:space="preserve">A/m²</w:t>
                  </w:r>
                </w:p>
              </w:tc>
            </w:tr>
          </w:tbl>
          <w:bookmarkEnd w:id="19"/>
          <w:p/>
        </w:tc>
      </w:tr>
    </w:tbl>
    <w:p>
      <w:pPr>
        <w:spacing w:line="240" w:lineRule="auto"/>
      </w:pPr>
    </w:p>
    <w:p>
      <w:pPr>
        <w:pStyle w:val="BodyText"/>
      </w:pPr>
      <w:r>
        <w:t xml:space="preserve">The kinetic data presented in</w:t>
      </w:r>
      <w:r>
        <w:t xml:space="preserve"> </w:t>
      </w:r>
      <w:hyperlink w:anchor="tbl-kinetics">
        <w:r>
          <w:rPr>
            <w:rStyle w:val="Hyperlink"/>
          </w:rPr>
          <w:t xml:space="preserve">Table 1</w:t>
        </w:r>
      </w:hyperlink>
      <w:r>
        <w:t xml:space="preserve"> </w:t>
      </w:r>
      <w:r>
        <w:t xml:space="preserve">demonstrate that amine functionalization yields a near threefold elevation in exchange current density (</w:t>
      </w:r>
      <m:oMath>
        <m:sSub>
          <m:e>
            <m:r>
              <m:t>j</m:t>
            </m:r>
          </m:e>
          <m:sub>
            <m:r>
              <m:t>0</m:t>
            </m:r>
          </m:sub>
        </m:sSub>
      </m:oMath>
      <w:r>
        <w:t xml:space="preserve">).</w:t>
      </w:r>
      <w:r>
        <w:t xml:space="preserve"> </w:t>
      </w:r>
      <w:r>
        <w:t xml:space="preserve">The corresponding drop in</w:t>
      </w:r>
      <w:r>
        <w:t xml:space="preserve"> </w:t>
      </w:r>
      <m:oMath>
        <m:sSub>
          <m:e>
            <m:r>
              <m:t>R</m:t>
            </m:r>
          </m:e>
          <m:sub>
            <m:r>
              <m:t>c</m:t>
            </m:r>
            <m:r>
              <m:t>t</m:t>
            </m:r>
          </m:sub>
        </m:sSub>
      </m:oMath>
      <w:r>
        <w:t xml:space="preserve"> </w:t>
      </w:r>
      <w:r>
        <w:t xml:space="preserve">reflects accelerated charge transfer through terminal cytochrome complexes at the biofilm-substrate boundary.</w:t>
      </w:r>
      <w:r>
        <w:t xml:space="preserve"> </w:t>
      </w:r>
      <w:r>
        <w:t xml:space="preserve">These observations align with previous spectroscopic reports indicating that positively charged surface sites facilitate intimate contact with negatively charged outer-membrane decaheme cytochromes</w:t>
      </w:r>
      <w:r>
        <w:t xml:space="preserve"> </w:t>
      </w:r>
      <w:r>
        <w:t xml:space="preserve">(Smith and Kim, 2023)</w:t>
      </w:r>
      <w:r>
        <w:t xml:space="preserve">.</w:t>
      </w:r>
    </w:p>
    <w:bookmarkEnd w:id="20"/>
    <w:bookmarkEnd w:id="21"/>
    <w:bookmarkStart w:id="33" w:name="conclusion"/>
    <w:p>
      <w:pPr>
        <w:pStyle w:val="Heading2"/>
      </w:pPr>
      <w:r>
        <w:t xml:space="preserve">Conclusion</w:t>
      </w:r>
    </w:p>
    <w:p>
      <w:pPr>
        <w:pStyle w:val="FirstParagraph"/>
      </w:pPr>
      <w:r>
        <w:t>This</w:t>
      </w:r>
      <w:r>
        <w:t xml:space="preserve"> </w:t>
      </w:r>
      <w:r>
        <w:t>study</w:t>
      </w:r>
      <w:r>
        <w:t xml:space="preserve"> </w:t>
      </w:r>
      <w:r>
        <w:t>demonstrates</w:t>
      </w:r>
      <w:r>
        <w:t xml:space="preserve"> </w:t>
      </w:r>
      <w:r>
        <w:t>that</w:t>
      </w:r>
      <w:r>
        <w:t xml:space="preserve"> </w:t>
      </w:r>
      <w:r>
        <w:t>targeted</w:t>
      </w:r>
      <w:r>
        <w:t xml:space="preserve"> </w:t>
      </w:r>
      <w:r>
        <w:t>surface</w:t>
      </w:r>
      <w:r>
        <w:t xml:space="preserve"> </w:t>
      </w:r>
      <w:r>
        <w:t>functionalization</w:t>
      </w:r>
      <w:r>
        <w:t xml:space="preserve"> </w:t>
      </w:r>
      <w:r>
        <w:t>of</w:t>
      </w:r>
      <w:r>
        <w:t xml:space="preserve"> </w:t>
      </w:r>
      <w:r>
        <w:t>carbon</w:t>
      </w:r>
      <w:r>
        <w:t xml:space="preserve"> </w:t>
      </w:r>
      <w:r>
        <w:t>cloth</w:t>
      </w:r>
      <w:r>
        <w:t xml:space="preserve"> </w:t>
      </w:r>
      <w:r>
        <w:t>anodes</w:t>
      </w:r>
      <w:r>
        <w:t xml:space="preserve"> </w:t>
      </w:r>
      <w:r>
        <w:t>substantially</w:t>
      </w:r>
      <w:r>
        <w:t xml:space="preserve"> </w:t>
      </w:r>
      <w:r>
        <w:t>enhances</w:t>
      </w:r>
      <w:r>
        <w:t xml:space="preserve"> </w:t>
      </w:r>
      <w:r>
        <w:t>extracellular</w:t>
      </w:r>
      <w:r>
        <w:t xml:space="preserve"> </w:t>
      </w:r>
      <w:r>
        <w:t>electron</w:t>
      </w:r>
      <w:r>
        <w:t xml:space="preserve"> </w:t>
      </w:r>
      <w:r>
        <w:t>transfer</w:t>
      </w:r>
      <w:r>
        <w:t xml:space="preserve"> </w:t>
      </w:r>
      <w:r>
        <w:t>kinetics</w:t>
      </w:r>
      <w:r>
        <w:t xml:space="preserve"> </w:t>
      </w:r>
      <w:r>
        <w:t>in</w:t>
      </w:r>
      <w:r>
        <w:t xml:space="preserve"> </w:t>
      </w:r>
      <w:r>
        <w:rPr>
          <w:i/>
          <w:iCs/>
        </w:rPr>
        <w:t>G.</w:t>
      </w:r>
      <w:r>
        <w:rPr>
          <w:i/>
          <w:iCs/>
        </w:rPr>
        <w:t xml:space="preserve"> </w:t>
      </w:r>
      <w:r>
        <w:rPr>
          <w:i/>
          <w:iCs/>
        </w:rPr>
        <w:t>sulfurreducens</w:t>
      </w:r>
      <w:r>
        <w:t xml:space="preserve"> </w:t>
      </w:r>
      <w:r>
        <w:t>biofilms.</w:t>
      </w:r>
      <w:r>
        <w:t xml:space="preserve"> </w:t>
      </w:r>
      <w:r>
        <w:t>Under</w:t>
      </w:r>
      <w:r>
        <w:t xml:space="preserve"> </w:t>
      </w:r>
      <w:r>
        <w:t>continuous</w:t>
      </w:r>
      <w:r>
        <w:t xml:space="preserve"> </w:t>
      </w:r>
      <w:r>
        <w:t>flow</w:t>
      </w:r>
      <w:r>
        <w:t xml:space="preserve"> </w:t>
      </w:r>
      <w:r>
        <w:t>conditions,</w:t>
      </w:r>
      <w:r>
        <w:t xml:space="preserve"> </w:t>
      </w:r>
      <w:r>
        <w:t>functionalized</w:t>
      </w:r>
      <w:r>
        <w:t xml:space="preserve"> </w:t>
      </w:r>
      <w:r>
        <w:t>electrodes</w:t>
      </w:r>
      <w:r>
        <w:t xml:space="preserve"> </w:t>
      </w:r>
      <w:r>
        <w:t>sustained</w:t>
      </w:r>
      <w:r>
        <w:t xml:space="preserve"> </w:t>
      </w:r>
      <w:r>
        <w:t>a</w:t>
      </w:r>
      <w:r>
        <w:t xml:space="preserve"> </w:t>
      </w:r>
      <w:r>
        <w:t>peak</w:t>
      </w:r>
      <w:r>
        <w:t xml:space="preserve"> </w:t>
      </w:r>
      <w:r>
        <w:t>current</w:t>
      </w:r>
      <w:r>
        <w:t xml:space="preserve"> </w:t>
      </w:r>
      <w:r>
        <w:t>density</w:t>
      </w:r>
      <w:r>
        <w:t xml:space="preserve"> </w:t>
      </w:r>
      <w:r>
        <w:t>of</w:t>
      </w:r>
      <w:r>
        <w:t xml:space="preserve"> </w:t>
      </w:r>
      <w:del w:id="9001" w:author="Synthetic reviewer" w:date="2026-10-02T00:00:00Z">
        <w:r>
          <w:delText>12.4</w:delText>
        </w:r>
      </w:del>
      <w:ins w:id="9002" w:author="Synthetic reviewer" w:date="2026-10-02T00:00:00Z">
        <w:r>
          <w:t>approximately</w:t>
        </w:r>
        <w:r>
          <w:t xml:space="preserve"> </w:t>
        </w:r>
        <w:r>
          <w:t>13.1</w:t>
        </w:r>
      </w:ins>
      <w:r>
        <w:t xml:space="preserve"> </w:t>
      </w:r>
      <w:r>
        <w:t>A/m²</w:t>
      </w:r>
      <w:r>
        <w:t xml:space="preserve"> </w:t>
      </w:r>
      <w:r>
        <w:t>with</w:t>
      </w:r>
      <w:r>
        <w:t xml:space="preserve"> </w:t>
      </w:r>
      <w:r>
        <w:t>a</w:t>
      </w:r>
      <w:r>
        <w:t xml:space="preserve"> </w:t>
      </w:r>
      <w:r>
        <w:t>marked</w:t>
      </w:r>
      <w:r>
        <w:t xml:space="preserve"> </w:t>
      </w:r>
      <w:r>
        <w:t>reduction</w:t>
      </w:r>
      <w:r>
        <w:t xml:space="preserve"> </w:t>
      </w:r>
      <w:r>
        <w:t>in</w:t>
      </w:r>
      <w:r>
        <w:t xml:space="preserve"> </w:t>
      </w:r>
      <w:r>
        <w:t>interfacial</w:t>
      </w:r>
      <w:r>
        <w:t xml:space="preserve"> </w:t>
      </w:r>
      <w:r>
        <w:t>charge-transfer</w:t>
      </w:r>
      <w:r>
        <w:t xml:space="preserve"> </w:t>
      </w:r>
      <w:r>
        <w:t>resistance.</w:t>
      </w:r>
      <w:r>
        <w:t xml:space="preserve"> </w:t>
      </w:r>
      <w:r>
        <w:t>These</w:t>
      </w:r>
      <w:r>
        <w:t xml:space="preserve"> </w:t>
      </w:r>
      <w:r>
        <w:t>quantitative</w:t>
      </w:r>
      <w:r>
        <w:t xml:space="preserve"> </w:t>
      </w:r>
      <w:r>
        <w:t>insights</w:t>
      </w:r>
      <w:r>
        <w:t xml:space="preserve"> </w:t>
      </w:r>
      <w:r>
        <w:t>provide</w:t>
      </w:r>
      <w:r>
        <w:t xml:space="preserve"> </w:t>
      </w:r>
      <w:r>
        <w:t>actionable</w:t>
      </w:r>
      <w:r>
        <w:t xml:space="preserve"> </w:t>
      </w:r>
      <w:r>
        <w:t>design</w:t>
      </w:r>
      <w:r>
        <w:t xml:space="preserve"> </w:t>
      </w:r>
      <w:r>
        <w:t>criteria</w:t>
      </w:r>
      <w:r>
        <w:t xml:space="preserve"> </w:t>
      </w:r>
      <w:r>
        <w:t>for</w:t>
      </w:r>
      <w:r>
        <w:t xml:space="preserve"> </w:t>
      </w:r>
      <w:r>
        <w:t>scaling</w:t>
      </w:r>
      <w:r>
        <w:t xml:space="preserve"> </w:t>
      </w:r>
      <w:r>
        <w:t>bioelectrochemical</w:t>
      </w:r>
      <w:r>
        <w:t xml:space="preserve"> </w:t>
      </w:r>
      <w:r>
        <w:t>reactors</w:t>
      </w:r>
      <w:r>
        <w:t xml:space="preserve"> </w:t>
      </w:r>
      <w:r>
        <w:t>in</w:t>
      </w:r>
      <w:r>
        <w:t xml:space="preserve"> </w:t>
      </w:r>
      <w:r>
        <w:t>practical</w:t>
      </w:r>
      <w:r>
        <w:t xml:space="preserve"> </w:t>
      </w:r>
      <w:r>
        <w:t>wastewater</w:t>
      </w:r>
      <w:r>
        <w:t xml:space="preserve"> </w:t>
      </w:r>
      <w:r>
        <w:t>treatment</w:t>
      </w:r>
      <w:r>
        <w:t xml:space="preserve"> </w:t>
      </w:r>
      <w:r>
        <w:t>and</w:t>
      </w:r>
      <w:r>
        <w:t xml:space="preserve"> </w:t>
      </w:r>
      <w:r>
        <w:t>resource</w:t>
      </w:r>
      <w:r>
        <w:t xml:space="preserve"> </w:t>
      </w:r>
      <w:r>
        <w:t>recovery</w:t>
      </w:r>
      <w:r>
        <w:t xml:space="preserve"> </w:t>
      </w:r>
      <w:r>
        <w:t>applications.</w:t>
      </w:r>
    </w:p>
    <w:bookmarkStart w:id="32" w:name="refs"/>
    <w:bookmarkStart w:id="23" w:name="ref-bond2002"/>
    <w:p>
      <w:pPr>
        <w:pStyle w:val="Bibliography"/>
      </w:pPr>
      <w:r>
        <w:t xml:space="preserve">Bond, D.R., Lovley, D.R., 2002. Electricity production by</w:t>
      </w:r>
      <w:r>
        <w:t xml:space="preserve"> </w:t>
      </w:r>
      <w:r>
        <w:rPr>
          <w:i/>
          <w:iCs/>
        </w:rPr>
        <w:t xml:space="preserve">geobacter sulfurreducens</w:t>
      </w:r>
      <w:r>
        <w:t xml:space="preserve"> </w:t>
      </w:r>
      <w:r>
        <w:t xml:space="preserve">attached to electrodes. Science 297, 1456–1458.</w:t>
      </w:r>
      <w:r>
        <w:t xml:space="preserve"> </w:t>
      </w:r>
      <w:hyperlink r:id="rId22">
        <w:r>
          <w:rPr>
            <w:rStyle w:val="Hyperlink"/>
          </w:rPr>
          <w:t xml:space="preserve">https://doi.org/10.1126/science.1074068</w:t>
        </w:r>
      </w:hyperlink>
    </w:p>
    <w:bookmarkEnd w:id="23"/>
    <w:bookmarkStart w:id="25" w:name="ref-kim2024"/>
    <w:p>
      <w:pPr>
        <w:pStyle w:val="Bibliography"/>
      </w:pPr>
      <w:r>
        <w:t xml:space="preserve">Kim, H.H., Park, M.-S., Smith, A.M., 2024. Extracellular electron transfer kinetics in electroactive biofilms under continuous hydrodynamic flow. Water Research 250, 121080.</w:t>
      </w:r>
      <w:r>
        <w:t xml:space="preserve"> </w:t>
      </w:r>
      <w:hyperlink r:id="rId24">
        <w:r>
          <w:rPr>
            <w:rStyle w:val="Hyperlink"/>
          </w:rPr>
          <w:t xml:space="preserve">https://doi.org/10.1016/j.watres.2024.121080</w:t>
        </w:r>
      </w:hyperlink>
    </w:p>
    <w:bookmarkEnd w:id="25"/>
    <w:bookmarkStart w:id="27" w:name="ref-logan2006"/>
    <w:p>
      <w:pPr>
        <w:pStyle w:val="Bibliography"/>
      </w:pPr>
      <w:r>
        <w:t xml:space="preserve">Logan, B.E., Hamelers, B., Rozendal, R., Schröder, U., Keller, J., Freguia, S., Aelterman, P., Verstraete, W., Rabaey, K., 2006. Microbial fuel cells: Methodology and technology. Environmental Science &amp; Technology 40, 5181–5192.</w:t>
      </w:r>
      <w:r>
        <w:t xml:space="preserve"> </w:t>
      </w:r>
      <w:hyperlink r:id="rId26">
        <w:r>
          <w:rPr>
            <w:rStyle w:val="Hyperlink"/>
          </w:rPr>
          <w:t xml:space="preserve">https://doi.org/10.1021/es0605016</w:t>
        </w:r>
      </w:hyperlink>
    </w:p>
    <w:bookmarkEnd w:id="27"/>
    <w:bookmarkStart w:id="29" w:name="ref-park2025"/>
    <w:p>
      <w:pPr>
        <w:pStyle w:val="Bibliography"/>
      </w:pPr>
      <w:r>
        <w:t xml:space="preserve">Park, M.-S., Kim, H.H., 2025. Surface functionalization of conductive carbon cloth for accelerated biofilm colonization in bioelectrochemical reactors. Bioresource Technology 390, 130120.</w:t>
      </w:r>
      <w:r>
        <w:t xml:space="preserve"> </w:t>
      </w:r>
      <w:hyperlink r:id="rId28">
        <w:r>
          <w:rPr>
            <w:rStyle w:val="Hyperlink"/>
          </w:rPr>
          <w:t xml:space="preserve">https://doi.org/10.1016/j.biortech.2025.130120</w:t>
        </w:r>
      </w:hyperlink>
    </w:p>
    <w:bookmarkEnd w:id="29"/>
    <w:bookmarkStart w:id="31" w:name="ref-smith2023"/>
    <w:p>
      <w:pPr>
        <w:pStyle w:val="Bibliography"/>
      </w:pPr>
      <w:r>
        <w:t xml:space="preserve">Smith, A.M., Kim, H.H., 2023. Electrochemical impedance spectroscopy of mixed-culture microbial biofilms under varying shear stress. ACS ES&amp;T Water 3, 1345–1354.</w:t>
      </w:r>
      <w:r>
        <w:t xml:space="preserve"> </w:t>
      </w:r>
      <w:hyperlink r:id="rId30">
        <w:r>
          <w:rPr>
            <w:rStyle w:val="Hyperlink"/>
          </w:rPr>
          <w:t xml:space="preserve">https://doi.org/10.1021/acsestwater.3c00012</w:t>
        </w:r>
      </w:hyperlink>
    </w:p>
    <w:bookmarkEnd w:id="31"/>
    <w:bookmarkEnd w:id="32"/>
    <w:bookmarkEnd w:id="33"/>
    <w:sectPr>
      <w:footerReference w:type="default" r:id="rId9"/>
      <w:footnotePr>
        <w:numRestart w:val="eachSect"/>
      </w:footnotePr>
      <w:pgSz w:w="11906" w:h="16838"/>
      <w:pgMar w:left="1417" w:right="1417" w:top="1701" w:bottom="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Cambria" w:hAnsi="Cambria" w:eastAsia="Cambria" w:cs="Cambria"/>
      <w:sz w:val="24"/>
    </w:rPr>
  </w:style>
  <w:style w:styleId="BodyText" w:type="paragraph">
    <w:name w:val="Body Text"/>
    <w:basedOn w:val="Normal"/>
    <w:link w:val="BodyTextChar"/>
    <w:qFormat/>
    <w:pPr>
      <w:spacing w:after="180" w:before="180" w:line="480" w:lineRule="auto"/>
      <w:jc w:val="both"/>
    </w:pPr>
    <w:rPr>
      <w:rFonts w:ascii="Cambria" w:hAnsi="Cambria" w:eastAsia="Cambria" w:cs="Cambria"/>
    </w:rPr>
  </w:style>
  <w:style w:customStyle="1" w:styleId="FirstParagraph" w:type="paragraph">
    <w:name w:val="First Paragraph"/>
    <w:basedOn w:val="BodyText"/>
    <w:next w:val="BodyText"/>
    <w:qFormat/>
    <w:pPr>
      <w:spacing w:line="480" w:lineRule="auto"/>
      <w:jc w:val="both"/>
    </w:pPr>
    <w:rPr>
      <w:rFonts w:ascii="Cambria" w:hAnsi="Cambria" w:eastAsia="Cambria" w:cs="Cambria"/>
    </w:rPr>
  </w:style>
  <w:style w:customStyle="1" w:styleId="Compact" w:type="paragraph">
    <w:name w:val="Compact"/>
    <w:basedOn w:val="BodyText"/>
    <w:qFormat/>
    <w:pPr>
      <w:spacing w:after="36" w:before="36" w:line="240" w:lineRule="auto"/>
    </w:pPr>
    <w:rPr>
      <w:rFonts w:ascii="Cambria" w:hAnsi="Cambria" w:eastAsia="Cambria" w:cs="Cambria"/>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hAnsi="Cambria" w:eastAsia="Cambria" w:cs="Cambri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mbria" w:hAnsi="Cambria" w:eastAsia="Cambria" w:cs="Cambr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Cambria" w:hAnsi="Cambria" w:eastAsia="Cambria" w:cs="Cambria"/>
      <w:sz w:val="24"/>
      <w:szCs w:val="24"/>
    </w:rPr>
  </w:style>
  <w:style w:styleId="Date" w:type="paragraph">
    <w:name w:val="Date"/>
    <w:basedOn w:val="Title"/>
    <w:next w:val="BodyText"/>
    <w:qFormat/>
    <w:pPr>
      <w:keepNext/>
      <w:keepLines/>
      <w:spacing w:line="240" w:lineRule="auto"/>
    </w:pPr>
    <w:rPr>
      <w:rFonts w:ascii="Cambria" w:hAnsi="Cambria" w:eastAsia="Cambria" w:cs="Cambria"/>
      <w:sz w:val="24"/>
      <w:szCs w:val="24"/>
    </w:rPr>
  </w:style>
  <w:style w:customStyle="1" w:styleId="AbstractTitle" w:type="paragraph">
    <w:name w:val="Abstract Title"/>
    <w:basedOn w:val="Normal"/>
    <w:next w:val="Abstract"/>
    <w:qFormat/>
    <w:pPr>
      <w:keepNext/>
      <w:keepLines/>
      <w:spacing w:after="0" w:before="300"/>
      <w:jc w:val="center"/>
    </w:pPr>
    <w:rPr>
      <w:rFonts w:ascii="Cambria" w:hAnsi="Cambria" w:eastAsia="Cambria" w:cs="Cambria"/>
      <w:b/>
      <w:sz w:val="20"/>
      <w:szCs w:val="20"/>
    </w:rPr>
  </w:style>
  <w:style w:customStyle="1" w:styleId="Abstract" w:type="paragraph">
    <w:name w:val="Abstract"/>
    <w:basedOn w:val="Normal"/>
    <w:next w:val="BodyText"/>
    <w:qFormat/>
    <w:pPr>
      <w:keepNext/>
      <w:keepLines/>
      <w:spacing w:after="300" w:before="100" w:line="480" w:lineRule="auto"/>
      <w:jc w:val="both"/>
    </w:pPr>
    <w:rPr>
      <w:rFonts w:ascii="Cambria" w:hAnsi="Cambria" w:eastAsia="Cambria" w:cs="Cambria"/>
      <w:sz w:val="20"/>
      <w:szCs w:val="20"/>
    </w:rPr>
  </w:style>
  <w:style w:styleId="Bibliography" w:type="paragraph">
    <w:name w:val="Bibliography"/>
    <w:basedOn w:val="Normal"/>
    <w:next w:val="Bibliography"/>
    <w:qFormat/>
    <w:pPr>
      <w:jc w:val="both"/>
    </w:pPr>
    <w:rPr>
      <w:rFonts w:ascii="Cambria" w:hAnsi="Cambria" w:eastAsia="Cambria" w:cs="Cambria"/>
    </w:rPr>
  </w:style>
  <w:style w:styleId="Heading1" w:type="paragraph">
    <w:name w:val="heading 1"/>
    <w:basedOn w:val="Normal"/>
    <w:next w:val="BodyText"/>
    <w:link w:val="Heading1Char"/>
    <w:uiPriority w:val="9"/>
    <w:qFormat/>
    <w:rsid w:val="00A10FD9"/>
    <w:pPr>
      <w:keepNext/>
      <w:keepLines/>
      <w:spacing w:after="80" w:before="360" w:line="240" w:lineRule="auto"/>
      <w:jc w:val="both"/>
      <w:outlineLvl w:val="0"/>
    </w:pPr>
    <w:rPr>
      <w:rFonts w:ascii="Cambria" w:hAnsi="Cambria" w:eastAsia="Cambria" w:cs="Cambria"/>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80" w:line="240" w:lineRule="auto"/>
      <w:jc w:val="both"/>
      <w:outlineLvl w:val="1"/>
    </w:pPr>
    <w:rPr>
      <w:rFonts w:ascii="Cambria" w:hAnsi="Cambria" w:eastAsia="Cambria" w:cs="Cambria"/>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240" w:lineRule="auto"/>
      <w:jc w:val="both"/>
      <w:outlineLvl w:val="2"/>
    </w:pPr>
    <w:rPr>
      <w:rFonts w:ascii="Cambria" w:hAnsi="Cambria" w:eastAsia="Cambria" w:cs="Cambria"/>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240" w:lineRule="auto"/>
      <w:jc w:val="both"/>
      <w:outlineLvl w:val="3"/>
    </w:pPr>
    <w:rPr>
      <w:rFonts w:ascii="Cambria" w:hAnsi="Cambria" w:eastAsia="Cambria" w:cs="Cambria"/>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mbria" w:hAnsi="Cambria" w:eastAsia="Cambria" w:cs="Cambr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mbria" w:hAnsi="Cambria" w:eastAsia="Cambria" w:cs="Cambr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eastAsia="Cambria" w:cs="Cambria"/>
    </w:rPr>
  </w:style>
  <w:style w:styleId="FootnoteText" w:type="paragraph">
    <w:name w:val="Footnote Text"/>
    <w:basedOn w:val="Normal"/>
    <w:next w:val="FootnoteText"/>
    <w:uiPriority w:val="9"/>
    <w:unhideWhenUsed/>
    <w:qFormat/>
    <w:pPr>
      <w:spacing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jc w:val="both"/>
    </w:pPr>
    <w:rPr>
      <w:rFonts w:ascii="Cambria" w:hAnsi="Cambria" w:eastAsia="Cambria" w:cs="Cambria"/>
      <w:i w:val="0"/>
      <w:color w:val="000000"/>
      <w:sz w:val="20"/>
    </w:rPr>
  </w:style>
  <w:style w:customStyle="1" w:styleId="TableCaption" w:type="paragraph">
    <w:name w:val="Table Caption"/>
    <w:basedOn w:val="Caption"/>
    <w:pPr>
      <w:keepNext/>
      <w:spacing w:line="240" w:lineRule="auto"/>
      <w:jc w:val="both"/>
    </w:pPr>
    <w:rPr>
      <w:rFonts w:ascii="Cambria" w:hAnsi="Cambria" w:eastAsia="Cambria" w:cs="Cambria"/>
      <w:i w:val="0"/>
      <w:color w:val="000000"/>
      <w:sz w:val="20"/>
    </w:rPr>
  </w:style>
  <w:style w:customStyle="1" w:styleId="ImageCaption" w:type="paragraph">
    <w:name w:val="Image Caption"/>
    <w:basedOn w:val="Caption"/>
    <w:pPr>
      <w:spacing w:line="240" w:lineRule="auto"/>
      <w:jc w:val="both"/>
    </w:pPr>
    <w:rPr>
      <w:rFonts w:ascii="Cambria" w:hAnsi="Cambria" w:eastAsia="Cambria" w:cs="Cambria"/>
      <w:i w:val="0"/>
      <w:color w:val="000000"/>
      <w:sz w:val="20"/>
    </w:rPr>
  </w:style>
  <w:style w:customStyle="1" w:styleId="Figure" w:type="paragraph">
    <w:name w:val="Figure"/>
    <w:basedOn w:val="Normal"/>
  </w:style>
  <w:style w:customStyle="1" w:styleId="CaptionedFigure" w:type="paragraph">
    <w:name w:val="Captioned Figure"/>
    <w:basedOn w:val="Figure"/>
    <w:pPr>
      <w:keepNext/>
    </w:pPr>
    <w:rPr>
      <w:rFonts w:ascii="Cambria" w:hAnsi="Cambria" w:eastAsia="Cambria" w:cs="Cambria"/>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8" Type="http://schemas.openxmlformats.org/officeDocument/2006/relationships/hyperlink" Target="https://doi.org/10.1016/j.biortech.2025.130120" TargetMode="External"/><Relationship Id="rId24" Type="http://schemas.openxmlformats.org/officeDocument/2006/relationships/hyperlink" Target="https://doi.org/10.1016/j.watres.2024.121080" TargetMode="External"/><Relationship Id="rId30" Type="http://schemas.openxmlformats.org/officeDocument/2006/relationships/hyperlink" Target="https://doi.org/10.1021/acsestwater.3c00012" TargetMode="External"/><Relationship Id="rId26" Type="http://schemas.openxmlformats.org/officeDocument/2006/relationships/hyperlink" Target="https://doi.org/10.1021/es0605016" TargetMode="External"/><Relationship Id="rId22" Type="http://schemas.openxmlformats.org/officeDocument/2006/relationships/hyperlink" Target="https://doi.org/10.1126/science.107406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8" Type="http://schemas.openxmlformats.org/officeDocument/2006/relationships/hyperlink" Target="https://doi.org/10.1016/j.biortech.2025.130120" TargetMode="External"/><Relationship Id="rId24" Type="http://schemas.openxmlformats.org/officeDocument/2006/relationships/hyperlink" Target="https://doi.org/10.1016/j.watres.2024.121080" TargetMode="External"/><Relationship Id="rId30" Type="http://schemas.openxmlformats.org/officeDocument/2006/relationships/hyperlink" Target="https://doi.org/10.1021/acsestwater.3c00012" TargetMode="External"/><Relationship Id="rId26" Type="http://schemas.openxmlformats.org/officeDocument/2006/relationships/hyperlink" Target="https://doi.org/10.1021/es0605016" TargetMode="External"/><Relationship Id="rId22" Type="http://schemas.openxmlformats.org/officeDocument/2006/relationships/hyperlink" Target="https://doi.org/10.1126/science.1074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panose="02110004020202020204"/>
        <a:ea typeface="Cambria"/>
        <a:cs typeface="Cambria"/>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mbria" panose="02110004020202020204"/>
        <a:ea typeface="Cambria"/>
        <a:cs typeface="Cambria"/>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Accelerated Extracellular Electron Transfer in Geobacter sulfurreducens Biofilms via Surface-Modified Conductive Substrates</dc:title>
  <dc:creator>Hoo Hugo Kim; Alice M. Smith; Min-Soo Park</dc:creator>
  <cp:keywords>Bioelectrochemical systems, Extracellular electron transfer, Geobacter sulfurreducens, Biofilm kinetics, Electrode modification</cp:keywords>
  <dcterms:created xsi:type="dcterms:W3CDTF">2026-10-02T08:56:38Z</dcterms:created>
  <dcterms:modified xsi:type="dcterms:W3CDTF">2026-10-02T08:56:38Z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Extracellular electron transfer (EET) governs the metabolic efficiency and power generation capability of electroactive microorganisms in bioelectrochemical systems. Here, we demonstrate that surface functionalization of carbon cloth anodes with hydrophilic amine groups accelerates colonization and interfacial charge transfer of Geobacter sulfurreducens biofilms. Under continuous flow conditions, modified anodes achieved a maximum current density of 12.4 A/m², representing a 2.4-fold enhancement over unmodified controls. Electrochemical impedance spectroscopy revealed a 68% decrease in charge-transfer resistance across the biofilm-electrode interface. Chronoamperometric analysis and cyclic voltammetry confirmed that accelerated electron transport is driven by enhanced multi-heme cytochrome c alignment adjacent to the electrode surface. These findings provide a mechanistic framework for engineering high-performance bioelectrochemical interfaces in wastewater energy recovery.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/Users/hhk/workbench/wongo/src/wongo/profiles/wr/assets/elsevier-harvard.csl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